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986" w:type="pct"/>
        <w:tblInd w:w="-85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189"/>
        <w:gridCol w:w="4679"/>
        <w:gridCol w:w="1276"/>
        <w:gridCol w:w="1844"/>
      </w:tblGrid>
      <w:tr w:rsidR="00D84631" w14:paraId="03F530B6" w14:textId="77777777" w:rsidTr="00BC3FF4">
        <w:trPr>
          <w:tblHeader/>
        </w:trPr>
        <w:tc>
          <w:tcPr>
            <w:tcW w:w="4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7A6F2" w14:textId="77777777" w:rsidR="00D84631" w:rsidRDefault="00000000">
            <w:pPr>
              <w:widowControl/>
              <w:spacing w:after="0" w:line="240" w:lineRule="auto"/>
              <w:rPr>
                <w:rFonts w:ascii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14:ligatures w14:val="none"/>
              </w:rPr>
              <w:t>场景/主题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BC842E" w14:textId="77777777" w:rsidR="00D84631" w:rsidRDefault="00000000">
            <w:pPr>
              <w:widowControl/>
              <w:spacing w:after="0" w:line="240" w:lineRule="auto"/>
              <w:rPr>
                <w:rFonts w:ascii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14:ligatures w14:val="none"/>
              </w:rPr>
              <w:t>使用的数据/引用文献</w:t>
            </w:r>
          </w:p>
        </w:tc>
        <w:tc>
          <w:tcPr>
            <w:tcW w:w="23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7B2A0" w14:textId="77777777" w:rsidR="00D84631" w:rsidRDefault="00000000">
            <w:pPr>
              <w:widowControl/>
              <w:spacing w:after="0" w:line="240" w:lineRule="auto"/>
              <w:rPr>
                <w:rFonts w:ascii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14:ligatures w14:val="none"/>
              </w:rPr>
              <w:t>原型地图</w:t>
            </w:r>
          </w:p>
        </w:tc>
        <w:tc>
          <w:tcPr>
            <w:tcW w:w="6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FC7CC3" w14:textId="77777777" w:rsidR="00D84631" w:rsidRDefault="00000000">
            <w:pPr>
              <w:widowControl/>
              <w:spacing w:after="0" w:line="240" w:lineRule="auto"/>
              <w:rPr>
                <w:rFonts w:ascii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14:ligatures w14:val="none"/>
              </w:rPr>
              <w:t>设计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14:ligatures w14:val="none"/>
              </w:rPr>
              <w:t>思路</w:t>
            </w:r>
          </w:p>
        </w:tc>
        <w:tc>
          <w:tcPr>
            <w:tcW w:w="92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B407A" w14:textId="77777777" w:rsidR="00D84631" w:rsidRDefault="00000000">
            <w:pPr>
              <w:widowControl/>
              <w:spacing w:after="0" w:line="240" w:lineRule="auto"/>
              <w:rPr>
                <w:rFonts w:ascii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14:ligatures w14:val="none"/>
              </w:rPr>
              <w:t>交互设计/动画效果</w:t>
            </w:r>
          </w:p>
        </w:tc>
      </w:tr>
      <w:tr w:rsidR="00D84631" w14:paraId="4BA4D883" w14:textId="77777777" w:rsidTr="00BC3FF4">
        <w:tc>
          <w:tcPr>
            <w:tcW w:w="4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A65EB" w14:textId="77777777" w:rsidR="00D84631" w:rsidRDefault="00000000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kern w:val="0"/>
                <w:sz w:val="24"/>
                <w14:ligatures w14:val="none"/>
              </w:rPr>
              <w:t>序章：中国茶文化空间开篇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04E43A" w14:textId="77777777" w:rsidR="00D84631" w:rsidRDefault="00000000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kern w:val="0"/>
                <w:sz w:val="24"/>
                <w14:ligatures w14:val="none"/>
              </w:rPr>
              <w:t>无（情绪世界观构建）</w:t>
            </w:r>
          </w:p>
        </w:tc>
        <w:tc>
          <w:tcPr>
            <w:tcW w:w="23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468A6" w14:textId="77777777" w:rsidR="00D84631" w:rsidRDefault="00000000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hint="eastAsia"/>
              </w:rPr>
              <w:t>无（开篇）</w:t>
            </w:r>
          </w:p>
        </w:tc>
        <w:tc>
          <w:tcPr>
            <w:tcW w:w="6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F9181" w14:textId="77777777" w:rsidR="00D84631" w:rsidRDefault="00000000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渐进推进至第一章分布图</w:t>
            </w:r>
          </w:p>
        </w:tc>
        <w:tc>
          <w:tcPr>
            <w:tcW w:w="92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DDC9B" w14:textId="77777777" w:rsidR="00D84631" w:rsidRDefault="00000000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画面转场</w:t>
            </w:r>
          </w:p>
        </w:tc>
      </w:tr>
      <w:tr w:rsidR="00D84631" w14:paraId="24EBDA40" w14:textId="77777777" w:rsidTr="00BC3FF4">
        <w:tc>
          <w:tcPr>
            <w:tcW w:w="4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12E7E5" w14:textId="77777777" w:rsidR="00D84631" w:rsidRDefault="00000000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kern w:val="0"/>
                <w:sz w:val="24"/>
                <w14:ligatures w14:val="none"/>
              </w:rPr>
              <w:t>第一章：茶生山水间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56E88E" w14:textId="644996F8" w:rsidR="00D84631" w:rsidRDefault="00220B97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2026</w:t>
            </w:r>
            <w:r>
              <w:rPr>
                <w:rFonts w:ascii="宋体" w:hAnsi="宋体" w:cs="宋体"/>
                <w:kern w:val="0"/>
                <w:sz w:val="24"/>
                <w14:ligatures w14:val="none"/>
              </w:rPr>
              <w:t>古茶树白皮书、</w:t>
            </w: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陆羽《茶经》</w:t>
            </w:r>
          </w:p>
        </w:tc>
        <w:tc>
          <w:tcPr>
            <w:tcW w:w="23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43114" w14:textId="5420D428" w:rsidR="00D84631" w:rsidRDefault="00220B97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 w:rsidRPr="00220B97">
              <w:rPr>
                <w:rFonts w:ascii="宋体" w:hAnsi="宋体" w:cs="宋体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4E181838" wp14:editId="4180919F">
                  <wp:extent cx="2730500" cy="1930315"/>
                  <wp:effectExtent l="0" t="0" r="0" b="0"/>
                  <wp:docPr id="2519492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254" cy="1933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BAD86" w14:textId="77777777" w:rsidR="00D84631" w:rsidRDefault="00000000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kern w:val="0"/>
                <w:sz w:val="24"/>
                <w14:ligatures w14:val="none"/>
              </w:rPr>
              <w:t>全国地图底图；分图层标注野生古茶树密集区、早期人工茶区</w:t>
            </w:r>
            <w:ins w:id="0" w:author="日落小熊糖." w:date="2026-06-03T14:47:00Z">
              <w:r>
                <w:rPr>
                  <w:rFonts w:ascii="宋体" w:hAnsi="宋体" w:cs="宋体" w:hint="eastAsia"/>
                  <w:kern w:val="0"/>
                  <w:sz w:val="24"/>
                  <w14:ligatures w14:val="none"/>
                </w:rPr>
                <w:t>(如果可以获取多个朝代，可做现代以前的茶区变化）</w:t>
              </w:r>
            </w:ins>
            <w:r>
              <w:rPr>
                <w:rFonts w:ascii="宋体" w:hAnsi="宋体" w:cs="宋体"/>
                <w:kern w:val="0"/>
                <w:sz w:val="24"/>
                <w14:ligatures w14:val="none"/>
              </w:rPr>
              <w:t>；核密度热力图展示分布</w:t>
            </w:r>
          </w:p>
        </w:tc>
        <w:tc>
          <w:tcPr>
            <w:tcW w:w="92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CBEAE" w14:textId="42AA044A" w:rsidR="00D84631" w:rsidRDefault="00000000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先出现底图</w:t>
            </w:r>
            <w:r w:rsidR="00EE3800">
              <w:rPr>
                <w:rFonts w:ascii="宋体" w:hAnsi="宋体" w:cs="宋体" w:hint="eastAsia"/>
                <w:kern w:val="0"/>
                <w:sz w:val="24"/>
                <w14:ligatures w14:val="none"/>
              </w:rPr>
              <w:t>（dem）</w:t>
            </w: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，再出现</w:t>
            </w:r>
            <w:r w:rsidR="00EE3800">
              <w:rPr>
                <w:rFonts w:ascii="宋体" w:hAnsi="宋体" w:cs="宋体" w:hint="eastAsia"/>
                <w:kern w:val="0"/>
                <w:sz w:val="24"/>
                <w14:ligatures w14:val="none"/>
              </w:rPr>
              <w:t>唐代茶区（模糊边界）</w:t>
            </w: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，最后出现</w:t>
            </w:r>
            <w:r w:rsidR="00EE3800">
              <w:rPr>
                <w:rFonts w:ascii="宋体" w:hAnsi="宋体" w:cs="宋体" w:hint="eastAsia"/>
                <w:kern w:val="0"/>
                <w:sz w:val="24"/>
                <w14:ligatures w14:val="none"/>
              </w:rPr>
              <w:t>茶树点</w:t>
            </w:r>
          </w:p>
        </w:tc>
      </w:tr>
      <w:tr w:rsidR="00D84631" w14:paraId="4DE97898" w14:textId="77777777" w:rsidTr="00BC3FF4">
        <w:tc>
          <w:tcPr>
            <w:tcW w:w="4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09635" w14:textId="77777777" w:rsidR="00D84631" w:rsidRDefault="00000000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kern w:val="0"/>
                <w:sz w:val="24"/>
                <w14:ligatures w14:val="none"/>
              </w:rPr>
              <w:t>第二章：何以生茶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CC0F41" w14:textId="77777777" w:rsidR="00A36079" w:rsidRDefault="00FD56AC" w:rsidP="00A36079">
            <w:pPr>
              <w:widowControl/>
              <w:spacing w:after="0" w:line="240" w:lineRule="auto"/>
              <w:rPr>
                <w:rFonts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cs="Times New Roman" w:hint="eastAsia"/>
                <w:kern w:val="0"/>
                <w:sz w:val="21"/>
                <w:szCs w:val="21"/>
                <w14:ligatures w14:val="none"/>
              </w:rPr>
              <w:t>年平均降水量（</w:t>
            </w:r>
            <w:r>
              <w:rPr>
                <w:rFonts w:cs="Times New Roman" w:hint="eastAsia"/>
                <w:kern w:val="0"/>
                <w:sz w:val="21"/>
                <w:szCs w:val="21"/>
                <w14:ligatures w14:val="none"/>
              </w:rPr>
              <w:t>1km</w:t>
            </w:r>
            <w:r>
              <w:rPr>
                <w:rFonts w:cs="Times New Roman" w:hint="eastAsia"/>
                <w:kern w:val="0"/>
                <w:sz w:val="21"/>
                <w:szCs w:val="21"/>
                <w14:ligatures w14:val="none"/>
              </w:rPr>
              <w:t>分辨率）</w:t>
            </w:r>
            <w:hyperlink r:id="rId8" w:history="1">
              <w:r w:rsidR="00741BCF" w:rsidRPr="00741BCF">
                <w:rPr>
                  <w:rStyle w:val="af6"/>
                  <w:rFonts w:cs="Times New Roman"/>
                  <w:kern w:val="0"/>
                  <w:sz w:val="21"/>
                  <w:szCs w:val="21"/>
                  <w14:ligatures w14:val="none"/>
                </w:rPr>
                <w:t>WorldClim Global Climate Data</w:t>
              </w:r>
            </w:hyperlink>
            <w:r w:rsidR="00741BCF">
              <w:rPr>
                <w:rFonts w:cs="Times New Roman" w:hint="eastAsia"/>
                <w:kern w:val="0"/>
                <w:sz w:val="21"/>
                <w:szCs w:val="21"/>
                <w14:ligatures w14:val="none"/>
              </w:rPr>
              <w:t>、</w:t>
            </w:r>
            <w:r w:rsidR="00A36079" w:rsidRPr="00A36079">
              <w:rPr>
                <w:rFonts w:cs="Times New Roman"/>
                <w:kern w:val="0"/>
                <w:sz w:val="21"/>
                <w:szCs w:val="21"/>
                <w14:ligatures w14:val="none"/>
              </w:rPr>
              <w:t>1981–2010</w:t>
            </w:r>
            <w:r w:rsidR="00A36079" w:rsidRPr="00A36079">
              <w:rPr>
                <w:rFonts w:cs="Times New Roman"/>
                <w:kern w:val="0"/>
                <w:sz w:val="21"/>
                <w:szCs w:val="21"/>
                <w14:ligatures w14:val="none"/>
              </w:rPr>
              <w:t>月尺度辐射数据</w:t>
            </w:r>
            <w:r w:rsidR="00A36079">
              <w:rPr>
                <w:rFonts w:cs="Times New Roman" w:hint="eastAsia"/>
                <w:kern w:val="0"/>
                <w:sz w:val="21"/>
                <w:szCs w:val="21"/>
                <w14:ligatures w14:val="none"/>
              </w:rPr>
              <w:t>(1km)</w:t>
            </w:r>
            <w:hyperlink r:id="rId9" w:history="1">
              <w:r w:rsidR="00741BCF" w:rsidRPr="00741BCF">
                <w:rPr>
                  <w:rStyle w:val="af6"/>
                  <w:rFonts w:cs="Times New Roman"/>
                  <w:kern w:val="0"/>
                  <w:sz w:val="21"/>
                  <w:szCs w:val="21"/>
                  <w14:ligatures w14:val="none"/>
                </w:rPr>
                <w:t xml:space="preserve">CHELSA </w:t>
              </w:r>
              <w:r w:rsidR="00741BCF" w:rsidRPr="00741BCF">
                <w:rPr>
                  <w:rStyle w:val="af6"/>
                  <w:rFonts w:cs="Times New Roman"/>
                  <w:kern w:val="0"/>
                  <w:sz w:val="21"/>
                  <w:szCs w:val="21"/>
                  <w14:ligatures w14:val="none"/>
                </w:rPr>
                <w:lastRenderedPageBreak/>
                <w:t>Climate Data</w:t>
              </w:r>
            </w:hyperlink>
            <w:r w:rsidR="00F77DFA">
              <w:rPr>
                <w:rFonts w:cs="Times New Roman" w:hint="eastAsia"/>
                <w:kern w:val="0"/>
                <w:sz w:val="21"/>
                <w:szCs w:val="21"/>
                <w14:ligatures w14:val="none"/>
              </w:rPr>
              <w:t>、</w:t>
            </w:r>
          </w:p>
          <w:p w14:paraId="254CD2B6" w14:textId="77777777" w:rsidR="00A36079" w:rsidRDefault="00FD56AC" w:rsidP="00A36079">
            <w:pPr>
              <w:widowControl/>
              <w:spacing w:after="0" w:line="240" w:lineRule="auto"/>
              <w:rPr>
                <w:rFonts w:cs="Times New Roman"/>
                <w:kern w:val="0"/>
                <w:sz w:val="21"/>
                <w:szCs w:val="21"/>
                <w14:ligatures w14:val="none"/>
              </w:rPr>
            </w:pPr>
            <w:r w:rsidRPr="00FD56AC">
              <w:rPr>
                <w:rFonts w:cs="Times New Roman"/>
                <w:kern w:val="0"/>
                <w:sz w:val="21"/>
                <w:szCs w:val="21"/>
                <w14:ligatures w14:val="none"/>
              </w:rPr>
              <w:t>中国</w:t>
            </w:r>
            <w:r w:rsidRPr="00FD56AC">
              <w:rPr>
                <w:rFonts w:cs="Times New Roman"/>
                <w:kern w:val="0"/>
                <w:sz w:val="21"/>
                <w:szCs w:val="21"/>
                <w14:ligatures w14:val="none"/>
              </w:rPr>
              <w:t xml:space="preserve"> 0.1°</w:t>
            </w:r>
            <w:r w:rsidRPr="00FD56AC">
              <w:rPr>
                <w:rFonts w:cs="Times New Roman"/>
                <w:kern w:val="0"/>
                <w:sz w:val="21"/>
                <w:szCs w:val="21"/>
                <w14:ligatures w14:val="none"/>
              </w:rPr>
              <w:t>近地表气温数据集（</w:t>
            </w:r>
            <w:r w:rsidRPr="00FD56AC">
              <w:rPr>
                <w:rFonts w:cs="Times New Roman"/>
                <w:kern w:val="0"/>
                <w:sz w:val="21"/>
                <w:szCs w:val="21"/>
                <w14:ligatures w14:val="none"/>
              </w:rPr>
              <w:t xml:space="preserve">1979-2018 </w:t>
            </w:r>
            <w:r w:rsidRPr="00FD56AC">
              <w:rPr>
                <w:rFonts w:cs="Times New Roman"/>
                <w:kern w:val="0"/>
                <w:sz w:val="21"/>
                <w:szCs w:val="21"/>
                <w14:ligatures w14:val="none"/>
              </w:rPr>
              <w:t>年）</w:t>
            </w:r>
            <w:r w:rsidR="00F77DFA">
              <w:rPr>
                <w:rFonts w:cs="Times New Roman" w:hint="eastAsia"/>
                <w:kern w:val="0"/>
                <w:sz w:val="21"/>
                <w:szCs w:val="21"/>
                <w14:ligatures w14:val="none"/>
              </w:rPr>
              <w:t>、</w:t>
            </w:r>
          </w:p>
          <w:p w14:paraId="082F1146" w14:textId="2067415D" w:rsidR="00FD56AC" w:rsidRPr="00741BCF" w:rsidRDefault="00FD56AC" w:rsidP="00A36079">
            <w:pPr>
              <w:widowControl/>
              <w:spacing w:after="0" w:line="240" w:lineRule="auto"/>
              <w:rPr>
                <w:rFonts w:cs="Times New Roman"/>
                <w:kern w:val="0"/>
                <w:sz w:val="24"/>
                <w14:ligatures w14:val="none"/>
              </w:rPr>
            </w:pPr>
            <w:r>
              <w:rPr>
                <w:rFonts w:cs="Times New Roman" w:hint="eastAsia"/>
                <w:kern w:val="0"/>
                <w:sz w:val="24"/>
                <w14:ligatures w14:val="none"/>
              </w:rPr>
              <w:t>0-</w:t>
            </w:r>
            <w:r w:rsidR="00BC3FF4">
              <w:rPr>
                <w:rFonts w:cs="Times New Roman" w:hint="eastAsia"/>
                <w:kern w:val="0"/>
                <w:sz w:val="24"/>
                <w14:ligatures w14:val="none"/>
              </w:rPr>
              <w:t>3</w:t>
            </w:r>
            <w:r>
              <w:rPr>
                <w:rFonts w:cs="Times New Roman" w:hint="eastAsia"/>
                <w:kern w:val="0"/>
                <w:sz w:val="24"/>
                <w14:ligatures w14:val="none"/>
              </w:rPr>
              <w:t>0cm</w:t>
            </w:r>
            <w:r>
              <w:rPr>
                <w:rFonts w:cs="Times New Roman" w:hint="eastAsia"/>
                <w:kern w:val="0"/>
                <w:sz w:val="24"/>
                <w14:ligatures w14:val="none"/>
              </w:rPr>
              <w:t>土壤酸碱度数据</w:t>
            </w:r>
            <w:r>
              <w:rPr>
                <w:rFonts w:cs="Times New Roman" w:hint="eastAsia"/>
                <w:kern w:val="0"/>
                <w:sz w:val="24"/>
                <w14:ligatures w14:val="none"/>
              </w:rPr>
              <w:t>(1km</w:t>
            </w:r>
            <w:r>
              <w:rPr>
                <w:rFonts w:cs="Times New Roman" w:hint="eastAsia"/>
                <w:kern w:val="0"/>
                <w:sz w:val="24"/>
                <w14:ligatures w14:val="none"/>
              </w:rPr>
              <w:t>分辨率</w:t>
            </w:r>
            <w:r>
              <w:rPr>
                <w:rFonts w:cs="Times New Roman" w:hint="eastAsia"/>
                <w:kern w:val="0"/>
                <w:sz w:val="24"/>
                <w14:ligatures w14:val="none"/>
              </w:rPr>
              <w:t>)</w:t>
            </w:r>
            <w:r w:rsidRPr="00FD56AC">
              <w:rPr>
                <w:rFonts w:cs="Times New Roman"/>
                <w:kern w:val="0"/>
                <w:sz w:val="24"/>
                <w14:ligatures w14:val="none"/>
              </w:rPr>
              <w:t xml:space="preserve">FAO &amp; IIASA. 2023. Harmonized World Soil Database version 2.0. Rome and Laxenburg. </w:t>
            </w:r>
            <w:hyperlink r:id="rId10" w:history="1">
              <w:r w:rsidRPr="00C47521">
                <w:rPr>
                  <w:rStyle w:val="af6"/>
                  <w:rFonts w:cs="Times New Roman"/>
                  <w:kern w:val="0"/>
                  <w:sz w:val="24"/>
                  <w14:ligatures w14:val="none"/>
                </w:rPr>
                <w:t>https://doi.org/10.4060/cc3823en</w:t>
              </w:r>
            </w:hyperlink>
          </w:p>
        </w:tc>
        <w:tc>
          <w:tcPr>
            <w:tcW w:w="23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DC47D5" w14:textId="77777777" w:rsidR="00D84631" w:rsidRDefault="00220B97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 w:rsidRPr="00930DA5">
              <w:rPr>
                <w:noProof/>
              </w:rPr>
              <w:lastRenderedPageBreak/>
              <w:drawing>
                <wp:inline distT="0" distB="0" distL="0" distR="0" wp14:anchorId="64D4E3E2" wp14:editId="4108BDCB">
                  <wp:extent cx="2851150" cy="2021823"/>
                  <wp:effectExtent l="0" t="0" r="6350" b="0"/>
                  <wp:docPr id="88326950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1578" cy="2050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B51476" w14:textId="77777777" w:rsidR="00220B97" w:rsidRDefault="00220B97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 w:rsidRPr="00930DA5">
              <w:rPr>
                <w:noProof/>
              </w:rPr>
              <w:lastRenderedPageBreak/>
              <w:drawing>
                <wp:inline distT="0" distB="0" distL="0" distR="0" wp14:anchorId="40472883" wp14:editId="2D0ECC9F">
                  <wp:extent cx="2790738" cy="1892300"/>
                  <wp:effectExtent l="0" t="0" r="0" b="0"/>
                  <wp:docPr id="190238585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6416" cy="1909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A489CA" w14:textId="77777777" w:rsidR="00220B97" w:rsidRDefault="00220B97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 w:rsidRPr="00930DA5">
              <w:rPr>
                <w:noProof/>
              </w:rPr>
              <w:drawing>
                <wp:inline distT="0" distB="0" distL="0" distR="0" wp14:anchorId="4549FB0A" wp14:editId="32DB1BBA">
                  <wp:extent cx="2813050" cy="2179122"/>
                  <wp:effectExtent l="0" t="0" r="6350" b="0"/>
                  <wp:docPr id="136661351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6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2495" cy="2201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E9B052F" w14:textId="77777777" w:rsidR="00220B97" w:rsidRDefault="00220B97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 w:rsidRPr="00930DA5">
              <w:rPr>
                <w:noProof/>
              </w:rPr>
              <w:drawing>
                <wp:inline distT="0" distB="0" distL="0" distR="0" wp14:anchorId="2CCA9CF9" wp14:editId="0D42CB5F">
                  <wp:extent cx="2781300" cy="1974301"/>
                  <wp:effectExtent l="0" t="0" r="0" b="6985"/>
                  <wp:docPr id="47749043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837" cy="1995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3A5979" w14:textId="1DDCCF27" w:rsidR="00BE3A41" w:rsidRDefault="00BE3A41" w:rsidP="00BE3A41">
            <w:pPr>
              <w:pStyle w:val="af8"/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1D96A4BB" wp14:editId="55AD36CD">
                  <wp:extent cx="2926981" cy="1803400"/>
                  <wp:effectExtent l="0" t="0" r="6985" b="6350"/>
                  <wp:docPr id="3522192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5190" cy="1808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B66FBE" w14:textId="15E1F471" w:rsidR="00220B97" w:rsidRDefault="00220B97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</w:p>
        </w:tc>
        <w:tc>
          <w:tcPr>
            <w:tcW w:w="6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E9802C" w14:textId="63862D41" w:rsidR="00D84631" w:rsidRDefault="00000000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kern w:val="0"/>
                <w:sz w:val="24"/>
                <w14:ligatures w14:val="none"/>
              </w:rPr>
              <w:lastRenderedPageBreak/>
              <w:t>全国地图底图；半透明叠加单因子适宜区；多因子叠置呈现综合适宜区</w:t>
            </w: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；气温因子再细分绘制适宜分析图</w:t>
            </w:r>
            <w:ins w:id="1" w:author="日落小熊糖." w:date="2026-06-03T14:46:00Z">
              <w:r>
                <w:rPr>
                  <w:rFonts w:ascii="宋体" w:hAnsi="宋体" w:cs="宋体" w:hint="eastAsia"/>
                  <w:kern w:val="0"/>
                  <w:sz w:val="24"/>
                  <w14:ligatures w14:val="none"/>
                </w:rPr>
                <w:t>（绘制缓冲区展示）</w:t>
              </w:r>
            </w:ins>
          </w:p>
        </w:tc>
        <w:tc>
          <w:tcPr>
            <w:tcW w:w="92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70202" w14:textId="77777777" w:rsidR="00D84631" w:rsidRDefault="00000000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kern w:val="0"/>
                <w:sz w:val="24"/>
                <w14:ligatures w14:val="none"/>
              </w:rPr>
              <w:t>1. 旋转转盘：</w:t>
            </w: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旋转</w:t>
            </w:r>
            <w:r>
              <w:rPr>
                <w:rFonts w:ascii="宋体" w:hAnsi="宋体" w:cs="宋体"/>
                <w:kern w:val="0"/>
                <w:sz w:val="24"/>
                <w14:ligatures w14:val="none"/>
              </w:rPr>
              <w:t>切换单因子，对应区域</w:t>
            </w: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显示</w:t>
            </w:r>
          </w:p>
          <w:p w14:paraId="7A44E163" w14:textId="77777777" w:rsidR="00D84631" w:rsidRDefault="00000000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可选择查看单因子或继续旋转转盘叠加因子</w:t>
            </w:r>
            <w:ins w:id="2" w:author="Lenovo Legion" w:date="2026-05-27T23:55:00Z">
              <w:r>
                <w:rPr>
                  <w:rFonts w:ascii="宋体" w:hAnsi="宋体" w:cs="宋体" w:hint="eastAsia"/>
                  <w:kern w:val="0"/>
                  <w:sz w:val="24"/>
                  <w14:ligatures w14:val="none"/>
                </w:rPr>
                <w:t>，每一次旋转转盘都会随机</w:t>
              </w:r>
            </w:ins>
            <w:ins w:id="3" w:author="Lenovo Legion" w:date="2026-05-27T23:56:00Z">
              <w:r>
                <w:rPr>
                  <w:rFonts w:ascii="宋体" w:hAnsi="宋体" w:cs="宋体" w:hint="eastAsia"/>
                  <w:kern w:val="0"/>
                  <w:sz w:val="24"/>
                  <w14:ligatures w14:val="none"/>
                </w:rPr>
                <w:t>选择一个未呈现郭的因子进行显示，直到呈现所有因子</w:t>
              </w:r>
            </w:ins>
          </w:p>
          <w:p w14:paraId="3F878AED" w14:textId="77777777" w:rsidR="00D84631" w:rsidRDefault="00000000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commentRangeStart w:id="4"/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lastRenderedPageBreak/>
              <w:t>2.配合背景音乐</w:t>
            </w:r>
            <w:commentRangeEnd w:id="4"/>
            <w:r w:rsidR="00BC3FF4">
              <w:rPr>
                <w:rStyle w:val="af"/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  <w:commentReference w:id="4"/>
            </w:r>
          </w:p>
        </w:tc>
      </w:tr>
      <w:tr w:rsidR="00D84631" w14:paraId="1951F78D" w14:textId="77777777" w:rsidTr="00BC3FF4">
        <w:tc>
          <w:tcPr>
            <w:tcW w:w="4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C43889" w14:textId="77777777" w:rsidR="00D84631" w:rsidRDefault="00000000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kern w:val="0"/>
                <w:sz w:val="24"/>
                <w14:ligatures w14:val="none"/>
              </w:rPr>
              <w:lastRenderedPageBreak/>
              <w:t>第三章：</w:t>
            </w: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云雾深处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87A8D0" w14:textId="77777777" w:rsidR="00BC3FF4" w:rsidRPr="00BC3FF4" w:rsidRDefault="00BC3FF4" w:rsidP="00BC3FF4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十大名茶（1959年</w:t>
            </w:r>
            <w:r w:rsidRPr="00BC3FF4">
              <w:rPr>
                <w:rFonts w:ascii="宋体" w:hAnsi="宋体" w:cs="宋体" w:hint="eastAsia"/>
                <w:kern w:val="0"/>
                <w:sz w:val="24"/>
                <w14:ligatures w14:val="none"/>
              </w:rPr>
              <w:t>中国</w:t>
            </w:r>
          </w:p>
          <w:p w14:paraId="52B9A707" w14:textId="4D312997" w:rsidR="00D84631" w:rsidRDefault="00BC3FF4" w:rsidP="00BC3FF4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 w:rsidRPr="00BC3FF4">
              <w:rPr>
                <w:rFonts w:ascii="宋体" w:hAnsi="宋体" w:cs="宋体" w:hint="eastAsia"/>
                <w:kern w:val="0"/>
                <w:sz w:val="24"/>
                <w14:ligatures w14:val="none"/>
              </w:rPr>
              <w:t>十大名茶评比结果</w:t>
            </w: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、2017年</w:t>
            </w:r>
            <w:r w:rsidRPr="00BC3FF4">
              <w:rPr>
                <w:rFonts w:ascii="宋体" w:hAnsi="宋体" w:cs="宋体"/>
                <w:kern w:val="0"/>
                <w:sz w:val="24"/>
                <w14:ligatures w14:val="none"/>
              </w:rPr>
              <w:t>首届中国国际茶叶博览会公布的“中国十大茶叶区域公用品牌”</w:t>
            </w: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、</w:t>
            </w:r>
            <w:r>
              <w:rPr>
                <w:rFonts w:hint="eastAsia"/>
              </w:rPr>
              <w:t xml:space="preserve"> </w:t>
            </w:r>
            <w:r w:rsidRPr="00BC3FF4">
              <w:rPr>
                <w:rFonts w:ascii="宋体" w:hAnsi="宋体" w:cs="宋体"/>
                <w:kern w:val="0"/>
                <w:sz w:val="24"/>
                <w14:ligatures w14:val="none"/>
              </w:rPr>
              <w:t>2022 年中国茶叶区域公用品牌价值专项评估</w:t>
            </w: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）</w:t>
            </w:r>
          </w:p>
        </w:tc>
        <w:tc>
          <w:tcPr>
            <w:tcW w:w="23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9876B" w14:textId="07C26D5C" w:rsidR="00D84631" w:rsidRDefault="00220B97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 w:rsidRPr="00220B97">
              <w:rPr>
                <w:rFonts w:ascii="宋体" w:hAnsi="宋体" w:cs="宋体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36643430" wp14:editId="7025DC14">
                  <wp:extent cx="2964161" cy="2095500"/>
                  <wp:effectExtent l="0" t="0" r="8255" b="0"/>
                  <wp:docPr id="116259580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8012" cy="2098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DCDF7A" w14:textId="77777777" w:rsidR="00D84631" w:rsidRDefault="00000000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中国地图底图，显示</w:t>
            </w:r>
            <w:ins w:id="5" w:author="日落小熊糖." w:date="2026-06-03T14:47:00Z">
              <w:r>
                <w:rPr>
                  <w:rFonts w:ascii="宋体" w:hAnsi="宋体" w:cs="宋体" w:hint="eastAsia"/>
                  <w:kern w:val="0"/>
                  <w:sz w:val="24"/>
                  <w14:ligatures w14:val="none"/>
                </w:rPr>
                <w:t>现在</w:t>
              </w:r>
            </w:ins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主要核心茶文化点</w:t>
            </w:r>
            <w:ins w:id="6" w:author="日落小熊糖." w:date="2026-06-03T14:47:00Z">
              <w:r>
                <w:rPr>
                  <w:rFonts w:ascii="宋体" w:hAnsi="宋体" w:cs="宋体" w:hint="eastAsia"/>
                  <w:kern w:val="0"/>
                  <w:sz w:val="24"/>
                  <w14:ligatures w14:val="none"/>
                </w:rPr>
                <w:t>（现在主要名茶和茶产区</w:t>
              </w:r>
            </w:ins>
            <w:ins w:id="7" w:author="日落小熊糖." w:date="2026-06-03T14:48:00Z">
              <w:r>
                <w:rPr>
                  <w:rFonts w:ascii="宋体" w:hAnsi="宋体" w:cs="宋体" w:hint="eastAsia"/>
                  <w:kern w:val="0"/>
                  <w:sz w:val="24"/>
                  <w14:ligatures w14:val="none"/>
                </w:rPr>
                <w:t>等</w:t>
              </w:r>
            </w:ins>
            <w:ins w:id="8" w:author="日落小熊糖." w:date="2026-06-03T14:47:00Z">
              <w:r>
                <w:rPr>
                  <w:rFonts w:ascii="宋体" w:hAnsi="宋体" w:cs="宋体" w:hint="eastAsia"/>
                  <w:kern w:val="0"/>
                  <w:sz w:val="24"/>
                  <w14:ligatures w14:val="none"/>
                </w:rPr>
                <w:t>）</w:t>
              </w:r>
            </w:ins>
          </w:p>
        </w:tc>
        <w:tc>
          <w:tcPr>
            <w:tcW w:w="92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168B5" w14:textId="77777777" w:rsidR="00D84631" w:rsidRDefault="00000000">
            <w:pPr>
              <w:widowControl/>
              <w:spacing w:after="0" w:line="240" w:lineRule="auto"/>
              <w:rPr>
                <w:rFonts w:ascii="宋体" w:hAnsi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信息卡</w:t>
            </w:r>
          </w:p>
          <w:p w14:paraId="3F96D074" w14:textId="77777777" w:rsidR="00EE3800" w:rsidRDefault="00EE3800">
            <w:pPr>
              <w:widowControl/>
              <w:spacing w:after="0" w:line="240" w:lineRule="auto"/>
              <w:rPr>
                <w:rFonts w:ascii="宋体" w:hAnsi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（感觉这个图可以做一个3D感觉的视角*带透视）</w:t>
            </w:r>
          </w:p>
          <w:p w14:paraId="2676095D" w14:textId="20A47948" w:rsidR="00C7357A" w:rsidRPr="00310AC8" w:rsidRDefault="00C7357A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地图整体可放大缩小</w:t>
            </w:r>
          </w:p>
        </w:tc>
      </w:tr>
      <w:tr w:rsidR="00DC7655" w14:paraId="02AB1C69" w14:textId="77777777" w:rsidTr="00BC3FF4">
        <w:tc>
          <w:tcPr>
            <w:tcW w:w="4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6A00F" w14:textId="652BF633" w:rsidR="00DC7655" w:rsidRDefault="00DC7655" w:rsidP="00DC7655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kern w:val="0"/>
                <w:sz w:val="24"/>
                <w14:ligatures w14:val="none"/>
              </w:rPr>
              <w:lastRenderedPageBreak/>
              <w:t>第</w:t>
            </w: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四</w:t>
            </w:r>
            <w:r>
              <w:rPr>
                <w:rFonts w:ascii="宋体" w:hAnsi="宋体" w:cs="宋体"/>
                <w:kern w:val="0"/>
                <w:sz w:val="24"/>
                <w14:ligatures w14:val="none"/>
              </w:rPr>
              <w:t>章：一叶行远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7764BF" w14:textId="6290DE8A" w:rsidR="00DC7655" w:rsidRDefault="00DC7655" w:rsidP="00DC7655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古至今</w:t>
            </w:r>
            <w:r>
              <w:rPr>
                <w:rFonts w:ascii="宋体" w:hAnsi="宋体" w:cs="宋体"/>
                <w:kern w:val="0"/>
                <w:sz w:val="24"/>
                <w14:ligatures w14:val="none"/>
              </w:rPr>
              <w:t>茶叶出口量、主要港口、流向国别、茶马古道路线数据</w:t>
            </w:r>
          </w:p>
        </w:tc>
        <w:tc>
          <w:tcPr>
            <w:tcW w:w="23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0D29F" w14:textId="6AB63B88" w:rsidR="00DC7655" w:rsidRDefault="00DC7655" w:rsidP="00DC7655">
            <w:pPr>
              <w:widowControl/>
              <w:spacing w:after="0" w:line="240" w:lineRule="auto"/>
              <w:rPr>
                <w:rFonts w:ascii="宋体" w:hAnsi="宋体" w:cs="宋体" w:hint="eastAsia"/>
                <w:noProof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6C16C3B8" wp14:editId="405F5897">
                  <wp:extent cx="2566035" cy="1604645"/>
                  <wp:effectExtent l="0" t="0" r="5715" b="0"/>
                  <wp:docPr id="888253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39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955" cy="1615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CF26E" w14:textId="0A2AF49D" w:rsidR="00DC7655" w:rsidRDefault="00DC7655" w:rsidP="00DC7655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kern w:val="0"/>
                <w:sz w:val="24"/>
                <w14:ligatures w14:val="none"/>
              </w:rPr>
              <w:t>中国及世界地图；动态流线标注航线</w:t>
            </w: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出口流向</w:t>
            </w:r>
            <w:r>
              <w:rPr>
                <w:rFonts w:ascii="宋体" w:hAnsi="宋体" w:cs="宋体"/>
                <w:kern w:val="0"/>
                <w:sz w:val="24"/>
                <w14:ligatures w14:val="none"/>
              </w:rPr>
              <w:t>；</w:t>
            </w:r>
            <w:r w:rsidR="001E2089">
              <w:rPr>
                <w:rFonts w:ascii="宋体" w:hAnsi="宋体" w:cs="宋体" w:hint="eastAsia"/>
                <w:kern w:val="0"/>
                <w:sz w:val="24"/>
                <w14:ligatures w14:val="none"/>
              </w:rPr>
              <w:t xml:space="preserve">出口时间及对应历史事件（如果有） </w:t>
            </w:r>
          </w:p>
        </w:tc>
        <w:tc>
          <w:tcPr>
            <w:tcW w:w="92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ED0B83" w14:textId="77777777" w:rsidR="00DC7655" w:rsidRDefault="00DC7655" w:rsidP="00DC7655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kern w:val="0"/>
                <w:sz w:val="24"/>
                <w14:ligatures w14:val="none"/>
              </w:rPr>
              <w:t>1. 时间轴拖动：切换年代，出口区域与流线同步更新</w:t>
            </w:r>
          </w:p>
          <w:p w14:paraId="76DF825E" w14:textId="5E8652A2" w:rsidR="00DC7655" w:rsidRDefault="00DC7655" w:rsidP="00DC7655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kern w:val="0"/>
                <w:sz w:val="24"/>
                <w14:ligatures w14:val="none"/>
              </w:rPr>
              <w:t xml:space="preserve">2. </w:t>
            </w: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随时间轴拖动变化，</w:t>
            </w:r>
            <w:r w:rsidR="001E2089">
              <w:rPr>
                <w:rFonts w:ascii="宋体" w:hAnsi="宋体" w:cs="宋体" w:hint="eastAsia"/>
                <w:kern w:val="0"/>
                <w:sz w:val="24"/>
                <w14:ligatures w14:val="none"/>
              </w:rPr>
              <w:t>线路出现或消失</w:t>
            </w:r>
          </w:p>
          <w:p w14:paraId="7BCABA5A" w14:textId="77777777" w:rsidR="001E2089" w:rsidRDefault="00DC7655" w:rsidP="00DC7655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kern w:val="0"/>
                <w:sz w:val="24"/>
                <w14:ligatures w14:val="none"/>
              </w:rPr>
              <w:t xml:space="preserve">3. </w:t>
            </w:r>
            <w:r w:rsidR="001E2089">
              <w:rPr>
                <w:rFonts w:ascii="宋体" w:hAnsi="宋体" w:cs="宋体" w:hint="eastAsia"/>
                <w:kern w:val="0"/>
                <w:sz w:val="24"/>
                <w14:ligatures w14:val="none"/>
              </w:rPr>
              <w:t>展示历史事件信息</w:t>
            </w:r>
          </w:p>
          <w:p w14:paraId="336D498B" w14:textId="7BBE1C9F" w:rsidR="001E2089" w:rsidRDefault="001E2089" w:rsidP="00DC7655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（7.24修改建议！国界有问题，底图更换来源或导入相应GEOJSON/SHP文件）</w:t>
            </w:r>
          </w:p>
        </w:tc>
      </w:tr>
      <w:tr w:rsidR="00220B97" w14:paraId="357B1D16" w14:textId="77777777" w:rsidTr="00BC3FF4">
        <w:tc>
          <w:tcPr>
            <w:tcW w:w="4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1770FF" w14:textId="45D277B9" w:rsidR="00220B97" w:rsidRDefault="00220B97" w:rsidP="00220B97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commentRangeStart w:id="9"/>
            <w:r>
              <w:rPr>
                <w:rFonts w:ascii="宋体" w:hAnsi="宋体" w:cs="宋体"/>
                <w:kern w:val="0"/>
                <w:sz w:val="24"/>
                <w14:ligatures w14:val="none"/>
              </w:rPr>
              <w:t>第</w:t>
            </w:r>
            <w:r w:rsidR="00DC7655">
              <w:rPr>
                <w:rFonts w:ascii="宋体" w:hAnsi="宋体" w:cs="宋体" w:hint="eastAsia"/>
                <w:kern w:val="0"/>
                <w:sz w:val="24"/>
                <w14:ligatures w14:val="none"/>
              </w:rPr>
              <w:t>五</w:t>
            </w:r>
            <w:r>
              <w:rPr>
                <w:rFonts w:ascii="宋体" w:hAnsi="宋体" w:cs="宋体"/>
                <w:kern w:val="0"/>
                <w:sz w:val="24"/>
                <w14:ligatures w14:val="none"/>
              </w:rPr>
              <w:t>章：</w:t>
            </w:r>
            <w:commentRangeEnd w:id="9"/>
            <w:r w:rsidR="00BC3FF4">
              <w:rPr>
                <w:rStyle w:val="af"/>
                <w:rFonts w:ascii="宋体" w:hAnsi="宋体" w:cs="宋体"/>
                <w:kern w:val="0"/>
                <w:sz w:val="24"/>
                <w:szCs w:val="24"/>
                <w14:ligatures w14:val="none"/>
              </w:rPr>
              <w:commentReference w:id="9"/>
            </w:r>
            <w:r>
              <w:rPr>
                <w:rFonts w:ascii="宋体" w:hAnsi="宋体" w:cs="宋体"/>
                <w:kern w:val="0"/>
                <w:sz w:val="24"/>
                <w14:ligatures w14:val="none"/>
              </w:rPr>
              <w:t>今日茶境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569DEE" w14:textId="489BBE3F" w:rsidR="00220B97" w:rsidRDefault="00220B97" w:rsidP="00220B97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kern w:val="0"/>
                <w:sz w:val="24"/>
                <w14:ligatures w14:val="none"/>
              </w:rPr>
              <w:t>各省茶园面积、产量、加工集聚区、电商枢纽、科研机构、文旅区数据</w:t>
            </w: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（统计数据）</w:t>
            </w:r>
          </w:p>
        </w:tc>
        <w:tc>
          <w:tcPr>
            <w:tcW w:w="23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5B59C" w14:textId="19DE51B4" w:rsidR="00220B97" w:rsidRDefault="00220B97" w:rsidP="00220B97">
            <w:pPr>
              <w:widowControl/>
              <w:spacing w:after="0" w:line="240" w:lineRule="auto"/>
              <w:rPr>
                <w:rFonts w:ascii="宋体" w:hAnsi="宋体" w:cs="宋体" w:hint="eastAsia"/>
                <w:noProof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00F11F91" wp14:editId="3D54A17E">
                  <wp:extent cx="2526030" cy="1399540"/>
                  <wp:effectExtent l="0" t="0" r="7620" b="0"/>
                  <wp:docPr id="72120980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209806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476" cy="1402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431DE" w14:textId="77777777" w:rsidR="00220B97" w:rsidRDefault="00220B97" w:rsidP="00220B97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将茶产业可视化为茶树：设计根系、枝干、叶片等代表不同含义，例如叶片代表产量，可通过叶片大小展示产量大小；</w:t>
            </w:r>
          </w:p>
          <w:p w14:paraId="5A450F24" w14:textId="6BBA07CF" w:rsidR="00220B97" w:rsidRDefault="00220B97" w:rsidP="00220B97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一侧展示全国茶产业地图，一侧展示茶树的可视化</w:t>
            </w:r>
          </w:p>
        </w:tc>
        <w:tc>
          <w:tcPr>
            <w:tcW w:w="92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A7B45" w14:textId="77777777" w:rsidR="00220B97" w:rsidRDefault="00220B97" w:rsidP="00220B97">
            <w:pPr>
              <w:widowControl/>
              <w:spacing w:after="0" w:line="240" w:lineRule="auto"/>
              <w:rPr>
                <w:rFonts w:ascii="宋体" w:hAnsi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kern w:val="0"/>
                <w:sz w:val="24"/>
                <w14:ligatures w14:val="none"/>
              </w:rPr>
              <w:t xml:space="preserve">1. </w:t>
            </w: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点击根系</w:t>
            </w:r>
            <w:r>
              <w:rPr>
                <w:rFonts w:ascii="宋体" w:hAnsi="宋体" w:cs="宋体"/>
                <w:kern w:val="0"/>
                <w:sz w:val="24"/>
                <w14:ligatures w14:val="none"/>
              </w:rPr>
              <w:t>：展示</w:t>
            </w: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对应枝干与叶片等</w:t>
            </w:r>
          </w:p>
          <w:p w14:paraId="03248A7D" w14:textId="25DACCA8" w:rsidR="00EE3800" w:rsidRDefault="00EE3800" w:rsidP="00220B97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2.补充现代贸易部分的流向（鼠标停在某个行政区划上会展示该省的出口贸易流线*流线粗细与贸易量相关）</w:t>
            </w:r>
          </w:p>
          <w:p w14:paraId="2662C061" w14:textId="64533F38" w:rsidR="00220B97" w:rsidRPr="00EE3800" w:rsidRDefault="00EE3800" w:rsidP="00220B97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3.茶树（根系，叶片，枝干）图替换为更合理的图片（不要AI设计的矢量图）</w:t>
            </w:r>
          </w:p>
        </w:tc>
      </w:tr>
      <w:tr w:rsidR="00220B97" w14:paraId="07B14B6F" w14:textId="77777777" w:rsidTr="00BC3FF4">
        <w:tc>
          <w:tcPr>
            <w:tcW w:w="4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CE733" w14:textId="77777777" w:rsidR="00220B97" w:rsidRDefault="00220B97" w:rsidP="00220B97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kern w:val="0"/>
                <w:sz w:val="24"/>
                <w14:ligatures w14:val="none"/>
              </w:rPr>
              <w:lastRenderedPageBreak/>
              <w:t>拓展：世界共饮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E4F24" w14:textId="77777777" w:rsidR="00220B97" w:rsidRDefault="00220B97" w:rsidP="00220B97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kern w:val="0"/>
                <w:sz w:val="24"/>
                <w14:ligatures w14:val="none"/>
              </w:rPr>
              <w:t>全球茶叶进口国、海外茶文化地标、当地饮茶习惯数据</w:t>
            </w:r>
          </w:p>
        </w:tc>
        <w:tc>
          <w:tcPr>
            <w:tcW w:w="23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F1117" w14:textId="77777777" w:rsidR="00220B97" w:rsidRDefault="00220B97" w:rsidP="00220B97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ACC7614" wp14:editId="60DA8773">
                  <wp:extent cx="2559050" cy="1554480"/>
                  <wp:effectExtent l="0" t="0" r="0" b="7620"/>
                  <wp:docPr id="3972184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21844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819" cy="1557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4F6052" w14:textId="794C7AA0" w:rsidR="00220B97" w:rsidRDefault="00220B97" w:rsidP="00220B97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kern w:val="0"/>
                <w:sz w:val="24"/>
                <w14:ligatures w14:val="none"/>
              </w:rPr>
              <w:t>世界地图；茶文化地标；区分各地饮茶偏好</w:t>
            </w:r>
            <w:r>
              <w:rPr>
                <w:rFonts w:ascii="宋体" w:hAnsi="宋体" w:cs="宋体" w:hint="eastAsia"/>
                <w:kern w:val="0"/>
                <w:sz w:val="24"/>
                <w14:ligatures w14:val="none"/>
              </w:rPr>
              <w:t>图片或文字展示</w:t>
            </w:r>
          </w:p>
        </w:tc>
        <w:tc>
          <w:tcPr>
            <w:tcW w:w="92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2EEFC6" w14:textId="3DB58F6F" w:rsidR="00220B97" w:rsidRDefault="00220B97" w:rsidP="00220B97">
            <w:pPr>
              <w:widowControl/>
              <w:spacing w:after="0" w:line="240" w:lineRule="auto"/>
              <w:rPr>
                <w:rFonts w:ascii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ascii="宋体" w:hAnsi="宋体" w:cs="宋体"/>
                <w:kern w:val="0"/>
                <w:sz w:val="24"/>
                <w14:ligatures w14:val="none"/>
              </w:rPr>
              <w:t>鼠标悬停：显示国家、中国茶占比、当地饮茶习惯</w:t>
            </w:r>
            <w:r w:rsidR="001E2089">
              <w:rPr>
                <w:rFonts w:ascii="宋体" w:hAnsi="宋体" w:cs="宋体" w:hint="eastAsia"/>
                <w:kern w:val="0"/>
                <w:sz w:val="24"/>
                <w14:ligatures w14:val="none"/>
              </w:rPr>
              <w:t>（当地茶文化展示：图片+文字）</w:t>
            </w:r>
          </w:p>
        </w:tc>
      </w:tr>
    </w:tbl>
    <w:p w14:paraId="5D44CB69" w14:textId="77777777" w:rsidR="00D84631" w:rsidRDefault="00D84631"/>
    <w:sectPr w:rsidR="00D846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Lenovo Legion" w:date="2026-05-27T23:55:00Z" w:initials="">
    <w:p w14:paraId="1093E304" w14:textId="77777777" w:rsidR="00D84631" w:rsidRDefault="00220B97">
      <w:pPr>
        <w:pStyle w:val="a3"/>
      </w:pPr>
      <w:r>
        <w:rPr>
          <w:rStyle w:val="af"/>
        </w:rPr>
        <w:annotationRef/>
      </w:r>
      <w:r>
        <w:rPr>
          <w:rFonts w:hint="eastAsia"/>
        </w:rPr>
        <w:t>背景音乐可以综合整个地图集来设计</w:t>
      </w:r>
    </w:p>
  </w:comment>
  <w:comment w:id="9" w:author="Lenovo Legion" w:date="2026-05-27T23:59:00Z" w:initials="">
    <w:p w14:paraId="2E53316C" w14:textId="77777777" w:rsidR="00220B97" w:rsidRDefault="00220B97">
      <w:pPr>
        <w:pStyle w:val="a3"/>
      </w:pPr>
      <w:r>
        <w:rPr>
          <w:rStyle w:val="af"/>
        </w:rPr>
        <w:annotationRef/>
      </w:r>
      <w:r>
        <w:rPr>
          <w:rFonts w:hint="eastAsia"/>
        </w:rPr>
        <w:t>可能调整到一叶行远前面，因为云雾深处和今日茶境讲的都是国内的情况，而一叶行远和世界共饮讲的都是世界的情况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93E304" w15:done="1"/>
  <w15:commentEx w15:paraId="2E53316C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93E304" w16cid:durableId="1093E304"/>
  <w16cid:commentId w16cid:paraId="2E53316C" w16cid:durableId="454086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6103A" w14:textId="77777777" w:rsidR="001161B8" w:rsidRDefault="001161B8">
      <w:pPr>
        <w:spacing w:line="240" w:lineRule="auto"/>
      </w:pPr>
      <w:r>
        <w:separator/>
      </w:r>
    </w:p>
  </w:endnote>
  <w:endnote w:type="continuationSeparator" w:id="0">
    <w:p w14:paraId="0D6B27CC" w14:textId="77777777" w:rsidR="001161B8" w:rsidRDefault="001161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F6F7E" w14:textId="77777777" w:rsidR="001161B8" w:rsidRDefault="001161B8">
      <w:pPr>
        <w:spacing w:after="0"/>
      </w:pPr>
      <w:r>
        <w:separator/>
      </w:r>
    </w:p>
  </w:footnote>
  <w:footnote w:type="continuationSeparator" w:id="0">
    <w:p w14:paraId="0032BF78" w14:textId="77777777" w:rsidR="001161B8" w:rsidRDefault="001161B8">
      <w:pPr>
        <w:spacing w:after="0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novo Legion">
    <w15:presenceInfo w15:providerId="None" w15:userId="Lenovo Legi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BFC"/>
    <w:rsid w:val="00020EE3"/>
    <w:rsid w:val="001161B8"/>
    <w:rsid w:val="001E2089"/>
    <w:rsid w:val="00220B97"/>
    <w:rsid w:val="00254E86"/>
    <w:rsid w:val="00310AC8"/>
    <w:rsid w:val="003B2BFC"/>
    <w:rsid w:val="004D1AE2"/>
    <w:rsid w:val="00557608"/>
    <w:rsid w:val="005821C5"/>
    <w:rsid w:val="006125A6"/>
    <w:rsid w:val="0061642D"/>
    <w:rsid w:val="00644A49"/>
    <w:rsid w:val="006867ED"/>
    <w:rsid w:val="00716281"/>
    <w:rsid w:val="00741BCF"/>
    <w:rsid w:val="008A0498"/>
    <w:rsid w:val="008D5799"/>
    <w:rsid w:val="00A36079"/>
    <w:rsid w:val="00A83B5F"/>
    <w:rsid w:val="00B23A56"/>
    <w:rsid w:val="00B37EA1"/>
    <w:rsid w:val="00BC3FF4"/>
    <w:rsid w:val="00BE1CF4"/>
    <w:rsid w:val="00BE3A41"/>
    <w:rsid w:val="00C7357A"/>
    <w:rsid w:val="00C81129"/>
    <w:rsid w:val="00CC4FAE"/>
    <w:rsid w:val="00CE4F04"/>
    <w:rsid w:val="00D06E2A"/>
    <w:rsid w:val="00D84631"/>
    <w:rsid w:val="00DC7655"/>
    <w:rsid w:val="00DF7D72"/>
    <w:rsid w:val="00EC291C"/>
    <w:rsid w:val="00EE3800"/>
    <w:rsid w:val="00F77DFA"/>
    <w:rsid w:val="00FD56AC"/>
    <w:rsid w:val="00FE3E71"/>
    <w:rsid w:val="1BF5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7AB9B9"/>
  <w15:docId w15:val="{55CBEDB6-B688-4E13-89B8-63DEBD36D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="Times New Roman" w:eastAsia="宋体" w:hAnsi="Times New Roman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/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Title"/>
    <w:basedOn w:val="a"/>
    <w:next w:val="a"/>
    <w:link w:val="ac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annotation subject"/>
    <w:basedOn w:val="a3"/>
    <w:next w:val="a3"/>
    <w:link w:val="ae"/>
    <w:uiPriority w:val="99"/>
    <w:semiHidden/>
    <w:unhideWhenUsed/>
    <w:rPr>
      <w:b/>
      <w:bCs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"/>
    <w:next w:val="a"/>
    <w:link w:val="af1"/>
    <w:uiPriority w:val="29"/>
    <w:qFormat/>
    <w:pPr>
      <w:spacing w:before="160"/>
      <w:jc w:val="center"/>
    </w:pPr>
    <w:rPr>
      <w:rFonts w:asciiTheme="minorHAnsi" w:eastAsiaTheme="minorEastAsia" w:hAnsiTheme="minorHAnsi"/>
      <w:i/>
      <w:iCs/>
      <w:color w:val="404040" w:themeColor="text1" w:themeTint="BF"/>
    </w:rPr>
  </w:style>
  <w:style w:type="character" w:customStyle="1" w:styleId="af1">
    <w:name w:val="引用 字符"/>
    <w:basedOn w:val="a0"/>
    <w:link w:val="af0"/>
    <w:uiPriority w:val="29"/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pPr>
      <w:ind w:left="720"/>
      <w:contextualSpacing/>
    </w:pPr>
    <w:rPr>
      <w:rFonts w:asciiTheme="minorHAnsi" w:eastAsiaTheme="minorEastAsia" w:hAnsiTheme="minorHAnsi"/>
    </w:r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/>
      <w:i/>
      <w:iCs/>
      <w:color w:val="2F5496" w:themeColor="accent1" w:themeShade="BF"/>
    </w:rPr>
  </w:style>
  <w:style w:type="character" w:customStyle="1" w:styleId="af4">
    <w:name w:val="明显引用 字符"/>
    <w:basedOn w:val="a0"/>
    <w:link w:val="af3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rPr>
      <w:rFonts w:ascii="Times New Roman" w:eastAsia="宋体" w:hAnsi="Times New Roman"/>
    </w:rPr>
  </w:style>
  <w:style w:type="character" w:customStyle="1" w:styleId="ae">
    <w:name w:val="批注主题 字符"/>
    <w:basedOn w:val="a4"/>
    <w:link w:val="ad"/>
    <w:uiPriority w:val="99"/>
    <w:semiHidden/>
    <w:rPr>
      <w:rFonts w:ascii="Times New Roman" w:eastAsia="宋体" w:hAnsi="Times New Roman"/>
      <w:b/>
      <w:bCs/>
    </w:rPr>
  </w:style>
  <w:style w:type="paragraph" w:customStyle="1" w:styleId="13">
    <w:name w:val="修订1"/>
    <w:hidden/>
    <w:uiPriority w:val="99"/>
    <w:semiHidden/>
    <w:rPr>
      <w:rFonts w:ascii="Times New Roman" w:eastAsia="宋体" w:hAnsi="Times New Roman"/>
      <w:kern w:val="2"/>
      <w:sz w:val="22"/>
      <w:szCs w:val="24"/>
      <w14:ligatures w14:val="standardContextual"/>
    </w:rPr>
  </w:style>
  <w:style w:type="paragraph" w:styleId="af5">
    <w:name w:val="Revision"/>
    <w:hidden/>
    <w:uiPriority w:val="99"/>
    <w:unhideWhenUsed/>
    <w:rsid w:val="00220B97"/>
    <w:rPr>
      <w:rFonts w:ascii="Times New Roman" w:eastAsia="宋体" w:hAnsi="Times New Roman"/>
      <w:kern w:val="2"/>
      <w:sz w:val="22"/>
      <w:szCs w:val="24"/>
      <w14:ligatures w14:val="standardContextual"/>
    </w:rPr>
  </w:style>
  <w:style w:type="character" w:styleId="af6">
    <w:name w:val="Hyperlink"/>
    <w:basedOn w:val="a0"/>
    <w:uiPriority w:val="99"/>
    <w:unhideWhenUsed/>
    <w:rsid w:val="00741BCF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741BCF"/>
    <w:rPr>
      <w:color w:val="605E5C"/>
      <w:shd w:val="clear" w:color="auto" w:fill="E1DFDD"/>
    </w:rPr>
  </w:style>
  <w:style w:type="paragraph" w:styleId="af8">
    <w:name w:val="Normal (Web)"/>
    <w:basedOn w:val="a"/>
    <w:uiPriority w:val="99"/>
    <w:semiHidden/>
    <w:unhideWhenUsed/>
    <w:rsid w:val="00BE3A41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rldclim.org/" TargetMode="External"/><Relationship Id="rId13" Type="http://schemas.openxmlformats.org/officeDocument/2006/relationships/image" Target="media/image4.png"/><Relationship Id="rId18" Type="http://schemas.microsoft.com/office/2016/09/relationships/commentsIds" Target="commentsIds.xml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microsoft.com/office/2011/relationships/commentsExtended" Target="commentsExtended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omments" Target="comments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s://doi.org/10.4060/cc3823en" TargetMode="Externa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hyperlink" Target="https://chelsa-climate.org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3375F-8698-4B42-8D2C-67665A1F5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3237</TotalTime>
  <Pages>5</Pages>
  <Words>658</Words>
  <Characters>785</Characters>
  <Application>Microsoft Office Word</Application>
  <DocSecurity>0</DocSecurity>
  <Lines>261</Lines>
  <Paragraphs>55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Huang</dc:creator>
  <cp:keywords/>
  <dc:description/>
  <cp:lastModifiedBy>Lars Huang</cp:lastModifiedBy>
  <cp:revision>1</cp:revision>
  <dcterms:created xsi:type="dcterms:W3CDTF">2026-05-27T15:55:00Z</dcterms:created>
  <dcterms:modified xsi:type="dcterms:W3CDTF">2026-07-29T11:19:00Z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eyJoZGlkIjoiOTkzYTlkZjc2NDBiOGI4M2M4MGM5OTEwZDYyNDcxMzEiLCJ1c2VySWQiOiIxNTc1MzYwMzE4In0=</vt:lpwstr>
  </property>
  <property fmtid="{D5CDD505-2E9C-101B-9397-08002B2CF9AE}" pid="3" name="KSOProductBuildVer">
    <vt:lpwstr>2052-12.1.0.22529</vt:lpwstr>
  </property>
  <property fmtid="{D5CDD505-2E9C-101B-9397-08002B2CF9AE}" pid="4" name="ICV">
    <vt:lpwstr>F393776484CA41198EEF16D54B655AF6_12</vt:lpwstr>
  </property>
</Properties>
</file>